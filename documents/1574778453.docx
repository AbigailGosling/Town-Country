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2DC" w:rsidRPr="00DB42FF" w:rsidRDefault="00B90292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>SHORT</w:t>
      </w:r>
      <w:r w:rsidRPr="00DB42FF">
        <w:rPr>
          <w:rFonts w:eastAsia="Times New Roman" w:cstheme="minorHAnsi"/>
          <w:kern w:val="36"/>
          <w:sz w:val="32"/>
          <w:szCs w:val="32"/>
          <w:lang w:eastAsia="en-GB"/>
        </w:rPr>
        <w:t xml:space="preserve"> </w:t>
      </w:r>
    </w:p>
    <w:p w:rsidR="00162E5E" w:rsidRPr="00DB42FF" w:rsidRDefault="00162E5E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>About</w:t>
      </w:r>
      <w:r w:rsidR="00565AC6"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 Greg Hartigan  </w:t>
      </w:r>
    </w:p>
    <w:p w:rsidR="00E959F3" w:rsidRPr="00DB42FF" w:rsidRDefault="00CB3ABA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Having </w:t>
      </w:r>
      <w:r w:rsidR="00844318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learnt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resilience </w:t>
      </w:r>
      <w:r w:rsidR="00844318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as a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key element to </w:t>
      </w:r>
      <w:r w:rsidR="00844318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achieving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>success</w:t>
      </w:r>
      <w:r w:rsidR="00844318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and happiness, Greg Hartigan is passionate about helping others develop that key.  </w:t>
      </w:r>
      <w:r w:rsidR="00E212DC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His personal journey is one turning obstacles into opportunities, unlocking potential and </w:t>
      </w:r>
      <w:r w:rsidR="00E959F3" w:rsidRPr="00DB42FF">
        <w:rPr>
          <w:rFonts w:eastAsia="Times New Roman" w:cstheme="minorHAnsi"/>
          <w:color w:val="000000"/>
          <w:sz w:val="32"/>
          <w:szCs w:val="32"/>
          <w:lang w:eastAsia="en-GB"/>
        </w:rPr>
        <w:t>achievement</w:t>
      </w:r>
      <w:r w:rsidR="00E212DC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.  Through keynote speaking, coaching and training, he has journeyed with many clients </w:t>
      </w:r>
      <w:r w:rsidR="00E959F3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to help them develop the key of resilience. </w:t>
      </w:r>
    </w:p>
    <w:p w:rsidR="00B90292" w:rsidRPr="00DB42FF" w:rsidRDefault="00B90292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>LONGER</w:t>
      </w:r>
    </w:p>
    <w:p w:rsidR="00162E5E" w:rsidRPr="00DB42FF" w:rsidRDefault="00162E5E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About </w:t>
      </w:r>
      <w:r w:rsidR="00E959F3"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Greg Hartigan </w:t>
      </w:r>
    </w:p>
    <w:p w:rsidR="00B90292" w:rsidRPr="00DB42FF" w:rsidRDefault="00E959F3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Using </w:t>
      </w:r>
      <w:r w:rsidR="00844318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remarkable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his life story and professional experience, </w:t>
      </w:r>
      <w:r w:rsidR="00460C43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Greg </w:t>
      </w:r>
      <w:r w:rsidR="00B90292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has inspired individuals and organisation towards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>life-changing insights</w:t>
      </w:r>
      <w:r w:rsidR="00B90292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, embracing change and then onto realising their potential.  </w:t>
      </w:r>
    </w:p>
    <w:p w:rsidR="00B90292" w:rsidRPr="00DB42FF" w:rsidRDefault="00B90292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950445" w:rsidRPr="00DB42FF" w:rsidRDefault="00B90292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His clients have included business leaders, professionals, musicians and artists at all stages of their careers.  </w:t>
      </w:r>
      <w:r w:rsidR="008566EC" w:rsidRPr="00DB42FF">
        <w:rPr>
          <w:rFonts w:eastAsia="Times New Roman" w:cstheme="minorHAnsi"/>
          <w:color w:val="000000"/>
          <w:sz w:val="32"/>
          <w:szCs w:val="32"/>
          <w:lang w:eastAsia="en-GB"/>
        </w:rPr>
        <w:t>Acting as trusted confidante, h</w:t>
      </w:r>
      <w:r w:rsidR="00460C43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e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has </w:t>
      </w:r>
      <w:r w:rsidR="00950445" w:rsidRPr="00DB42FF">
        <w:rPr>
          <w:rFonts w:eastAsia="Times New Roman" w:cstheme="minorHAnsi"/>
          <w:color w:val="000000"/>
          <w:sz w:val="32"/>
          <w:szCs w:val="32"/>
          <w:lang w:eastAsia="en-GB"/>
        </w:rPr>
        <w:t>provided practical tools to help them develop ideas, grow aspirations and celebrate breakthrough’s no matter big or small.</w:t>
      </w:r>
    </w:p>
    <w:p w:rsidR="00950445" w:rsidRPr="00DB42FF" w:rsidRDefault="00950445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8566EC" w:rsidRPr="00DB42FF" w:rsidRDefault="00460C43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Greg Hartigan is also co-founder of PragmatiK Resilience which </w:t>
      </w:r>
      <w:proofErr w:type="gramStart"/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is dedicated to </w:t>
      </w:r>
      <w:r w:rsidR="008566EC" w:rsidRPr="00DB42FF">
        <w:rPr>
          <w:rFonts w:eastAsia="Times New Roman" w:cstheme="minorHAnsi"/>
          <w:color w:val="000000"/>
          <w:sz w:val="32"/>
          <w:szCs w:val="32"/>
          <w:lang w:eastAsia="en-GB"/>
        </w:rPr>
        <w:t>providing</w:t>
      </w:r>
      <w:proofErr w:type="gramEnd"/>
      <w:r w:rsidR="008566EC"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 individuals and organisations with the tools, through coaching, keynote speaking and training to develop the resilience and vision needed to unleash their talents to achieve sustainable success.  </w:t>
      </w:r>
    </w:p>
    <w:p w:rsidR="008566EC" w:rsidRPr="00DB42FF" w:rsidRDefault="008566EC" w:rsidP="00844318">
      <w:pPr>
        <w:shd w:val="clear" w:color="auto" w:fill="FFFFFF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B90292" w:rsidRPr="00DB42FF" w:rsidRDefault="00B90292" w:rsidP="00844318">
      <w:pPr>
        <w:shd w:val="clear" w:color="auto" w:fill="00B050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844318" w:rsidRPr="00DB42FF" w:rsidRDefault="00844318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 xml:space="preserve">SHORTER </w:t>
      </w:r>
    </w:p>
    <w:p w:rsidR="008566EC" w:rsidRPr="00DB42FF" w:rsidRDefault="00844318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COACHING </w:t>
      </w:r>
    </w:p>
    <w:p w:rsidR="00844318" w:rsidRPr="00DB42FF" w:rsidRDefault="008566EC" w:rsidP="00844318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Greg Hartigan </w:t>
      </w:r>
      <w:ins w:id="0" w:author="Greg Hartigan" w:date="2019-09-10T13:47:00Z">
        <w:r w:rsidR="009673A6">
          <w:rPr>
            <w:rFonts w:cstheme="minorHAnsi"/>
            <w:color w:val="333333"/>
            <w:sz w:val="32"/>
            <w:szCs w:val="32"/>
            <w:shd w:val="clear" w:color="auto" w:fill="FFFFFF"/>
          </w:rPr>
          <w:t xml:space="preserve">acts as </w:t>
        </w:r>
      </w:ins>
      <w:del w:id="1" w:author="Greg Hartigan" w:date="2019-09-10T13:47:00Z">
        <w:r w:rsidRPr="00DB42FF" w:rsidDel="009673A6">
          <w:rPr>
            <w:rFonts w:cstheme="minorHAnsi"/>
            <w:color w:val="333333"/>
            <w:sz w:val="32"/>
            <w:szCs w:val="32"/>
            <w:shd w:val="clear" w:color="auto" w:fill="FFFFFF"/>
          </w:rPr>
          <w:delText xml:space="preserve">provides </w:delText>
        </w:r>
      </w:del>
      <w:r w:rsidRPr="00DB42FF">
        <w:rPr>
          <w:rFonts w:cstheme="minorHAnsi"/>
          <w:color w:val="333333"/>
          <w:sz w:val="32"/>
          <w:szCs w:val="32"/>
          <w:shd w:val="clear" w:color="auto" w:fill="FFFFFF"/>
        </w:rPr>
        <w:t>confidential coach</w:t>
      </w:r>
      <w:del w:id="2" w:author="Greg Hartigan" w:date="2019-09-10T13:47:00Z">
        <w:r w:rsidRPr="00DB42FF" w:rsidDel="009673A6">
          <w:rPr>
            <w:rFonts w:cstheme="minorHAnsi"/>
            <w:color w:val="333333"/>
            <w:sz w:val="32"/>
            <w:szCs w:val="32"/>
            <w:shd w:val="clear" w:color="auto" w:fill="FFFFFF"/>
          </w:rPr>
          <w:delText>ing</w:delText>
        </w:r>
      </w:del>
      <w:r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 for leaders and other individuals who </w:t>
      </w:r>
      <w:r w:rsidR="00844318"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find themselves in transition, undergoing change or facing </w:t>
      </w:r>
      <w:ins w:id="3" w:author="Greg Hartigan" w:date="2019-09-10T13:47:00Z">
        <w:r w:rsidR="009673A6">
          <w:rPr>
            <w:rFonts w:cstheme="minorHAnsi"/>
            <w:color w:val="333333"/>
            <w:sz w:val="32"/>
            <w:szCs w:val="32"/>
            <w:shd w:val="clear" w:color="auto" w:fill="FFFFFF"/>
          </w:rPr>
          <w:t>challenges</w:t>
        </w:r>
      </w:ins>
      <w:del w:id="4" w:author="Greg Hartigan" w:date="2019-09-10T13:47:00Z">
        <w:r w:rsidR="00844318" w:rsidRPr="00DB42FF" w:rsidDel="009673A6">
          <w:rPr>
            <w:rFonts w:cstheme="minorHAnsi"/>
            <w:color w:val="333333"/>
            <w:sz w:val="32"/>
            <w:szCs w:val="32"/>
            <w:shd w:val="clear" w:color="auto" w:fill="FFFFFF"/>
          </w:rPr>
          <w:delText>limitations</w:delText>
        </w:r>
      </w:del>
      <w:r w:rsidR="00844318"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. </w:t>
      </w:r>
    </w:p>
    <w:p w:rsidR="00844318" w:rsidRPr="00DB42FF" w:rsidRDefault="00844318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 xml:space="preserve">LONGER </w:t>
      </w:r>
    </w:p>
    <w:p w:rsidR="00844318" w:rsidRPr="00DB42FF" w:rsidRDefault="00844318" w:rsidP="00844318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COACHING </w:t>
      </w:r>
    </w:p>
    <w:p w:rsidR="00844318" w:rsidRPr="00DB42FF" w:rsidRDefault="00844318" w:rsidP="00844318">
      <w:pPr>
        <w:pStyle w:val="NormalWeb"/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Greg Hartigan </w:t>
      </w:r>
      <w:ins w:id="5" w:author="Greg Hartigan" w:date="2019-09-10T13:47:00Z">
        <w:r w:rsidR="009673A6">
          <w:rPr>
            <w:rFonts w:asciiTheme="minorHAnsi" w:hAnsiTheme="minorHAnsi" w:cstheme="minorHAnsi"/>
            <w:color w:val="000000"/>
            <w:sz w:val="32"/>
            <w:szCs w:val="32"/>
          </w:rPr>
          <w:t xml:space="preserve">acts as </w:t>
        </w:r>
      </w:ins>
      <w:del w:id="6" w:author="Greg Hartigan" w:date="2019-09-10T13:47:00Z">
        <w:r w:rsidR="008566EC" w:rsidRPr="00DB42FF" w:rsidDel="009673A6">
          <w:rPr>
            <w:rFonts w:asciiTheme="minorHAnsi" w:hAnsiTheme="minorHAnsi" w:cstheme="minorHAnsi"/>
            <w:color w:val="000000"/>
            <w:sz w:val="32"/>
            <w:szCs w:val="32"/>
          </w:rPr>
          <w:delText xml:space="preserve">provides </w:delText>
        </w:r>
      </w:del>
      <w:r w:rsidRPr="00DB42FF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confidential coach</w:t>
      </w:r>
      <w:del w:id="7" w:author="Greg Hartigan" w:date="2019-09-10T13:47:00Z">
        <w:r w:rsidRPr="00DB42FF" w:rsidDel="009673A6">
          <w:rPr>
            <w:rFonts w:asciiTheme="minorHAnsi" w:hAnsiTheme="minorHAnsi" w:cstheme="minorHAnsi"/>
            <w:color w:val="333333"/>
            <w:sz w:val="32"/>
            <w:szCs w:val="32"/>
            <w:shd w:val="clear" w:color="auto" w:fill="FFFFFF"/>
          </w:rPr>
          <w:delText>ing</w:delText>
        </w:r>
      </w:del>
      <w:r w:rsidRPr="00DB42FF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for leaders and other individuals who find themselves in a period of transition, undergoing change or facing </w:t>
      </w:r>
      <w:ins w:id="8" w:author="Greg Hartigan" w:date="2019-09-10T13:47:00Z">
        <w:r w:rsidR="009673A6">
          <w:rPr>
            <w:rFonts w:cstheme="minorHAnsi"/>
            <w:color w:val="333333"/>
            <w:sz w:val="32"/>
            <w:szCs w:val="32"/>
            <w:shd w:val="clear" w:color="auto" w:fill="FFFFFF"/>
          </w:rPr>
          <w:t>challenges</w:t>
        </w:r>
      </w:ins>
      <w:del w:id="9" w:author="Greg Hartigan" w:date="2019-09-10T13:47:00Z">
        <w:r w:rsidRPr="00DB42FF" w:rsidDel="009673A6">
          <w:rPr>
            <w:rFonts w:asciiTheme="minorHAnsi" w:hAnsiTheme="minorHAnsi" w:cstheme="minorHAnsi"/>
            <w:color w:val="333333"/>
            <w:sz w:val="32"/>
            <w:szCs w:val="32"/>
            <w:shd w:val="clear" w:color="auto" w:fill="FFFFFF"/>
          </w:rPr>
          <w:delText>limitations</w:delText>
        </w:r>
      </w:del>
      <w:r w:rsidRPr="00DB42FF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to realising their potential . </w:t>
      </w:r>
    </w:p>
    <w:p w:rsidR="00844318" w:rsidRPr="00DB42FF" w:rsidRDefault="00844318" w:rsidP="00844318">
      <w:pPr>
        <w:pStyle w:val="NormalWeb"/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</w:p>
    <w:p w:rsidR="00844318" w:rsidRPr="00DB42FF" w:rsidRDefault="00844318" w:rsidP="00844318">
      <w:pPr>
        <w:pStyle w:val="NormalWeb"/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He specialises in helping clients 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Reflecting on their personal and professional journey to identify areas of “being stuck”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Identifying triggers and situations which result in unfruitful outcomes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Match inner resources to external pressures 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Marry up personal and professional worlds in an authentic manner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Identify authentic strengths and areas for development </w:t>
      </w:r>
    </w:p>
    <w:p w:rsidR="00844318" w:rsidRPr="00DB42FF" w:rsidRDefault="00844318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Manage career and life transition points </w:t>
      </w:r>
    </w:p>
    <w:p w:rsidR="00844318" w:rsidRPr="00DB42FF" w:rsidRDefault="008500AF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Release creativity and originality </w:t>
      </w:r>
    </w:p>
    <w:p w:rsidR="00DB42FF" w:rsidRPr="00DB42FF" w:rsidRDefault="00DB42FF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Developing emotional grit</w:t>
      </w:r>
    </w:p>
    <w:p w:rsidR="008500AF" w:rsidRPr="00DB42FF" w:rsidRDefault="00DB42FF" w:rsidP="00844318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 xml:space="preserve">How to bring the best out of </w:t>
      </w:r>
      <w:r w:rsidR="008500AF" w:rsidRPr="00DB42FF">
        <w:rPr>
          <w:rFonts w:asciiTheme="minorHAnsi" w:hAnsiTheme="minorHAnsi" w:cstheme="minorHAnsi"/>
          <w:color w:val="000000"/>
          <w:sz w:val="32"/>
          <w:szCs w:val="32"/>
        </w:rPr>
        <w:t>personal and business relationships.</w:t>
      </w:r>
    </w:p>
    <w:p w:rsidR="008500AF" w:rsidRPr="00DB42FF" w:rsidRDefault="008500AF" w:rsidP="008500AF">
      <w:pPr>
        <w:pStyle w:val="NormalWeb"/>
        <w:shd w:val="clear" w:color="auto" w:fill="FFFFFF"/>
        <w:spacing w:before="0" w:beforeAutospacing="0" w:after="135" w:afterAutospacing="0" w:line="390" w:lineRule="atLeast"/>
        <w:ind w:left="720"/>
        <w:jc w:val="both"/>
        <w:rPr>
          <w:rFonts w:asciiTheme="minorHAnsi" w:hAnsiTheme="minorHAnsi" w:cstheme="minorHAnsi"/>
          <w:color w:val="000000"/>
          <w:sz w:val="32"/>
          <w:szCs w:val="32"/>
        </w:rPr>
      </w:pPr>
    </w:p>
    <w:p w:rsidR="008566EC" w:rsidRPr="00DB42FF" w:rsidRDefault="00844318" w:rsidP="00844318">
      <w:pPr>
        <w:pStyle w:val="NormalWeb"/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Please contact us to check Greg’s availability if you would benefit from confidential coaching on DETAILS.</w:t>
      </w:r>
    </w:p>
    <w:p w:rsidR="008566EC" w:rsidRPr="00DB42FF" w:rsidRDefault="008566EC" w:rsidP="00844318">
      <w:pPr>
        <w:shd w:val="clear" w:color="auto" w:fill="00B050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8500AF" w:rsidRPr="00DB42FF" w:rsidRDefault="008500AF" w:rsidP="008500A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 xml:space="preserve">SHORTER </w:t>
      </w:r>
    </w:p>
    <w:p w:rsidR="008500AF" w:rsidRPr="00DB42FF" w:rsidRDefault="008500AF" w:rsidP="008500A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TRAINING </w:t>
      </w:r>
    </w:p>
    <w:p w:rsidR="008500AF" w:rsidRPr="00DB42FF" w:rsidRDefault="008500AF" w:rsidP="008500AF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Through tailored programmes, Greg can help individuals and teams unblock obstacles to growth and implement progressive and performance-enhancing modes.  </w:t>
      </w:r>
    </w:p>
    <w:p w:rsidR="008500AF" w:rsidRPr="00DB42FF" w:rsidRDefault="008500AF" w:rsidP="008500A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>LONGER</w:t>
      </w:r>
    </w:p>
    <w:p w:rsidR="008500AF" w:rsidRPr="00DB42FF" w:rsidRDefault="008500AF" w:rsidP="008500A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TRAINING </w:t>
      </w:r>
    </w:p>
    <w:p w:rsidR="008500AF" w:rsidRPr="00DB42FF" w:rsidRDefault="008500AF" w:rsidP="008500AF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 w:rsidRPr="00DB42FF">
        <w:rPr>
          <w:rFonts w:cstheme="minorHAnsi"/>
          <w:color w:val="333333"/>
          <w:sz w:val="32"/>
          <w:szCs w:val="32"/>
          <w:shd w:val="clear" w:color="auto" w:fill="FFFFFF"/>
        </w:rPr>
        <w:t xml:space="preserve">Through tailored programmes, Greg can help individuals and teams to unfreeze the status quo, identify causes and to build resilience in the face of constant change.  </w:t>
      </w:r>
    </w:p>
    <w:p w:rsidR="008500AF" w:rsidRPr="00DB42FF" w:rsidRDefault="008500AF" w:rsidP="008500AF">
      <w:pPr>
        <w:jc w:val="both"/>
        <w:rPr>
          <w:rFonts w:cstheme="minorHAnsi"/>
          <w:color w:val="000000"/>
          <w:sz w:val="32"/>
          <w:szCs w:val="32"/>
        </w:rPr>
      </w:pPr>
      <w:r w:rsidRPr="00DB42FF">
        <w:rPr>
          <w:rFonts w:cstheme="minorHAnsi"/>
          <w:color w:val="000000"/>
          <w:sz w:val="32"/>
          <w:szCs w:val="32"/>
        </w:rPr>
        <w:t>Ranging from half-day to several days, his training programmes provide the space for individuals and team to learn the skills needed to improve and sustain performance.</w:t>
      </w:r>
      <w:r w:rsidR="003A35FE" w:rsidRPr="00DB42FF">
        <w:rPr>
          <w:rFonts w:cstheme="minorHAnsi"/>
          <w:color w:val="000000"/>
          <w:sz w:val="32"/>
          <w:szCs w:val="32"/>
        </w:rPr>
        <w:t xml:space="preserve">  His programme content blends insights from emotional intelligence, key insights into brain studies and the realities of day-to-day team and organisational life. </w:t>
      </w:r>
    </w:p>
    <w:p w:rsidR="003A35FE" w:rsidRPr="00DB42FF" w:rsidRDefault="003A35FE" w:rsidP="003A35FE">
      <w:pPr>
        <w:pStyle w:val="NormalWeb"/>
        <w:shd w:val="clear" w:color="auto" w:fill="FFFFFF"/>
        <w:spacing w:before="0" w:beforeAutospacing="0" w:after="135" w:afterAutospacing="0" w:line="390" w:lineRule="atLeast"/>
        <w:ind w:left="720"/>
        <w:jc w:val="both"/>
        <w:rPr>
          <w:rFonts w:asciiTheme="minorHAnsi" w:hAnsiTheme="minorHAnsi" w:cstheme="minorHAnsi"/>
          <w:color w:val="000000"/>
          <w:sz w:val="32"/>
          <w:szCs w:val="32"/>
        </w:rPr>
      </w:pPr>
    </w:p>
    <w:p w:rsidR="003A35FE" w:rsidRPr="00DB42FF" w:rsidRDefault="003A35FE" w:rsidP="003A35FE">
      <w:pPr>
        <w:pStyle w:val="NormalWeb"/>
        <w:shd w:val="clear" w:color="auto" w:fill="FFFFFF"/>
        <w:spacing w:before="0" w:beforeAutospacing="0" w:after="135" w:afterAutospacing="0" w:line="390" w:lineRule="atLeast"/>
        <w:jc w:val="both"/>
        <w:rPr>
          <w:rFonts w:asciiTheme="minorHAnsi" w:hAnsiTheme="minorHAnsi" w:cstheme="minorHAnsi"/>
          <w:color w:val="000000"/>
          <w:sz w:val="32"/>
          <w:szCs w:val="32"/>
        </w:rPr>
      </w:pPr>
      <w:r w:rsidRPr="00DB42FF">
        <w:rPr>
          <w:rFonts w:asciiTheme="minorHAnsi" w:hAnsiTheme="minorHAnsi" w:cstheme="minorHAnsi"/>
          <w:color w:val="000000"/>
          <w:sz w:val="32"/>
          <w:szCs w:val="32"/>
        </w:rPr>
        <w:t>Please contact us to check Greg’s availability if you would benefit from training programmes on DETAILS.</w:t>
      </w:r>
    </w:p>
    <w:p w:rsidR="00B90292" w:rsidRPr="00DB42FF" w:rsidRDefault="00B90292" w:rsidP="00DB42FF">
      <w:pPr>
        <w:shd w:val="clear" w:color="auto" w:fill="00B050"/>
        <w:spacing w:after="0" w:line="510" w:lineRule="atLeast"/>
        <w:jc w:val="both"/>
        <w:rPr>
          <w:rFonts w:eastAsia="Times New Roman" w:cstheme="minorHAnsi"/>
          <w:color w:val="000000"/>
          <w:sz w:val="32"/>
          <w:szCs w:val="32"/>
          <w:lang w:eastAsia="en-GB"/>
        </w:rPr>
      </w:pPr>
    </w:p>
    <w:p w:rsidR="00DB42FF" w:rsidRPr="00DB42FF" w:rsidRDefault="00DB42FF" w:rsidP="00DB42F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 xml:space="preserve">SHORTER </w:t>
      </w:r>
    </w:p>
    <w:p w:rsidR="00DB42FF" w:rsidRPr="00DB42FF" w:rsidRDefault="00E774F8" w:rsidP="00DB42F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ins w:id="10" w:author="Greg Hartigan" w:date="2019-09-10T13:48:00Z">
        <w:r>
          <w:rPr>
            <w:rFonts w:eastAsia="Times New Roman" w:cstheme="minorHAnsi"/>
            <w:color w:val="B7D431"/>
            <w:kern w:val="36"/>
            <w:sz w:val="32"/>
            <w:szCs w:val="32"/>
            <w:lang w:eastAsia="en-GB"/>
          </w:rPr>
          <w:t xml:space="preserve">MOTIVATIONAL AND INSPIRATIONAL </w:t>
        </w:r>
      </w:ins>
      <w:r w:rsidR="00DB42FF"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SPEAKING </w:t>
      </w:r>
    </w:p>
    <w:p w:rsidR="00C15489" w:rsidRDefault="00C15489" w:rsidP="00C15489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>
        <w:rPr>
          <w:rFonts w:cstheme="minorHAnsi"/>
          <w:color w:val="333333"/>
          <w:sz w:val="32"/>
          <w:szCs w:val="32"/>
          <w:shd w:val="clear" w:color="auto" w:fill="FFFFFF"/>
        </w:rPr>
        <w:t>Greg speaks on a broad range of topics in an insightful and humorous way in a variety of contexts, to provoke thought and to inspire change.</w:t>
      </w:r>
    </w:p>
    <w:p w:rsidR="00DB42FF" w:rsidRPr="00DB42FF" w:rsidRDefault="00DB42FF" w:rsidP="00DB42F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kern w:val="36"/>
          <w:sz w:val="32"/>
          <w:szCs w:val="32"/>
          <w:lang w:eastAsia="en-GB"/>
        </w:rPr>
      </w:pPr>
      <w:r w:rsidRPr="00DB42FF">
        <w:rPr>
          <w:rFonts w:eastAsia="Times New Roman" w:cstheme="minorHAnsi"/>
          <w:kern w:val="36"/>
          <w:sz w:val="32"/>
          <w:szCs w:val="32"/>
          <w:highlight w:val="yellow"/>
          <w:lang w:eastAsia="en-GB"/>
        </w:rPr>
        <w:t xml:space="preserve">LONGER </w:t>
      </w:r>
    </w:p>
    <w:p w:rsidR="00DB42FF" w:rsidRPr="00DB42FF" w:rsidRDefault="00E774F8" w:rsidP="00DB42FF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ins w:id="11" w:author="Greg Hartigan" w:date="2019-09-10T13:48:00Z">
        <w:r>
          <w:rPr>
            <w:rFonts w:eastAsia="Times New Roman" w:cstheme="minorHAnsi"/>
            <w:color w:val="B7D431"/>
            <w:kern w:val="36"/>
            <w:sz w:val="32"/>
            <w:szCs w:val="32"/>
            <w:lang w:eastAsia="en-GB"/>
          </w:rPr>
          <w:t xml:space="preserve">MOTIVATIONAL AND INSPIRATIONAL </w:t>
        </w:r>
      </w:ins>
      <w:r w:rsidR="00DB42FF" w:rsidRPr="00DB42FF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SPEAKING </w:t>
      </w:r>
    </w:p>
    <w:p w:rsidR="00C15489" w:rsidRDefault="00DB42FF" w:rsidP="00DB42FF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>
        <w:rPr>
          <w:rFonts w:cstheme="minorHAnsi"/>
          <w:color w:val="333333"/>
          <w:sz w:val="32"/>
          <w:szCs w:val="32"/>
          <w:shd w:val="clear" w:color="auto" w:fill="FFFFFF"/>
        </w:rPr>
        <w:t xml:space="preserve">Greg speaks on a </w:t>
      </w:r>
      <w:r w:rsidR="00C15489">
        <w:rPr>
          <w:rFonts w:cstheme="minorHAnsi"/>
          <w:color w:val="333333"/>
          <w:sz w:val="32"/>
          <w:szCs w:val="32"/>
          <w:shd w:val="clear" w:color="auto" w:fill="FFFFFF"/>
        </w:rPr>
        <w:t xml:space="preserve">broad range of </w:t>
      </w:r>
      <w:r>
        <w:rPr>
          <w:rFonts w:cstheme="minorHAnsi"/>
          <w:color w:val="333333"/>
          <w:sz w:val="32"/>
          <w:szCs w:val="32"/>
          <w:shd w:val="clear" w:color="auto" w:fill="FFFFFF"/>
        </w:rPr>
        <w:t>topics in an insightful and humorous way</w:t>
      </w:r>
      <w:r w:rsidR="00C15489">
        <w:rPr>
          <w:rFonts w:cstheme="minorHAnsi"/>
          <w:color w:val="333333"/>
          <w:sz w:val="32"/>
          <w:szCs w:val="32"/>
          <w:shd w:val="clear" w:color="auto" w:fill="FFFFFF"/>
        </w:rPr>
        <w:t xml:space="preserve"> in a variety of contexts, to provoke thought and to inspire change.</w:t>
      </w:r>
    </w:p>
    <w:p w:rsidR="00C15489" w:rsidRDefault="00C15489" w:rsidP="00DB42FF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>
        <w:rPr>
          <w:rFonts w:cstheme="minorHAnsi"/>
          <w:color w:val="333333"/>
          <w:sz w:val="32"/>
          <w:szCs w:val="32"/>
          <w:shd w:val="clear" w:color="auto" w:fill="FFFFFF"/>
        </w:rPr>
        <w:t>From conferences, events and small groups settings in a variety of settings from business and therapeutic settings, he is passionate about engaging audiences and spreading powerful ideas for personal growth and improving performance.</w:t>
      </w:r>
    </w:p>
    <w:p w:rsidR="00C15489" w:rsidRPr="00C15489" w:rsidRDefault="00C15489" w:rsidP="00DB42FF">
      <w:pPr>
        <w:jc w:val="both"/>
        <w:rPr>
          <w:rFonts w:cstheme="minorHAnsi"/>
          <w:color w:val="333333"/>
          <w:sz w:val="32"/>
          <w:szCs w:val="32"/>
          <w:shd w:val="clear" w:color="auto" w:fill="FFFFFF"/>
        </w:rPr>
      </w:pPr>
      <w:r w:rsidRPr="00C15489">
        <w:rPr>
          <w:rFonts w:cstheme="minorHAnsi"/>
          <w:color w:val="333333"/>
          <w:sz w:val="32"/>
          <w:szCs w:val="32"/>
          <w:shd w:val="clear" w:color="auto" w:fill="FFFFFF"/>
        </w:rPr>
        <w:t>His specialisms include: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Developing self-esteem and a successful mindset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Growing in resilience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Personal transformation</w:t>
      </w:r>
    </w:p>
    <w:p w:rsid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How teams grown</w:t>
      </w:r>
    </w:p>
    <w:p w:rsid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How working relationships thrive or breakdown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Overcoming Adverse Childhood Experience’s (ACE’s)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Managing body image issues</w:t>
      </w:r>
    </w:p>
    <w:p w:rsidR="00C15489" w:rsidRPr="00C15489" w:rsidRDefault="00C15489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 w:rsidRPr="00C15489">
        <w:rPr>
          <w:rFonts w:cstheme="minorHAnsi"/>
          <w:sz w:val="32"/>
          <w:szCs w:val="32"/>
        </w:rPr>
        <w:t>Nurturing social and relational skills</w:t>
      </w:r>
    </w:p>
    <w:p w:rsidR="00C15489" w:rsidRDefault="0087680A" w:rsidP="00C15489">
      <w:pPr>
        <w:pStyle w:val="NoSpacing"/>
        <w:numPr>
          <w:ilvl w:val="0"/>
          <w:numId w:val="6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</w:t>
      </w:r>
      <w:r w:rsidR="00C15489" w:rsidRPr="00C15489">
        <w:rPr>
          <w:rFonts w:cstheme="minorHAnsi"/>
          <w:sz w:val="32"/>
          <w:szCs w:val="32"/>
        </w:rPr>
        <w:t>he neurobiology of trauma</w:t>
      </w:r>
    </w:p>
    <w:p w:rsidR="00C15489" w:rsidRPr="00C15489" w:rsidRDefault="00C15489" w:rsidP="00C15489">
      <w:pPr>
        <w:pStyle w:val="NoSpacing"/>
        <w:ind w:left="720"/>
        <w:rPr>
          <w:rFonts w:cstheme="minorHAnsi"/>
          <w:sz w:val="32"/>
          <w:szCs w:val="32"/>
        </w:rPr>
      </w:pPr>
    </w:p>
    <w:p w:rsidR="00DB42FF" w:rsidRPr="00DB42FF" w:rsidRDefault="00DB42FF" w:rsidP="00C15489">
      <w:pPr>
        <w:shd w:val="clear" w:color="auto" w:fill="FFFFFF"/>
        <w:spacing w:after="135" w:line="390" w:lineRule="atLeast"/>
        <w:jc w:val="both"/>
        <w:rPr>
          <w:rFonts w:cstheme="minorHAnsi"/>
          <w:sz w:val="32"/>
          <w:szCs w:val="32"/>
        </w:rPr>
      </w:pP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If you would like to book </w:t>
      </w:r>
      <w:r w:rsidR="00C15489">
        <w:rPr>
          <w:rFonts w:eastAsia="Times New Roman" w:cstheme="minorHAnsi"/>
          <w:color w:val="000000"/>
          <w:sz w:val="32"/>
          <w:szCs w:val="32"/>
          <w:lang w:eastAsia="en-GB"/>
        </w:rPr>
        <w:t xml:space="preserve">Greg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to speak at your </w:t>
      </w:r>
      <w:r w:rsidR="00C15489">
        <w:rPr>
          <w:rFonts w:eastAsia="Times New Roman" w:cstheme="minorHAnsi"/>
          <w:color w:val="000000"/>
          <w:sz w:val="32"/>
          <w:szCs w:val="32"/>
          <w:lang w:eastAsia="en-GB"/>
        </w:rPr>
        <w:t xml:space="preserve">conference and 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 xml:space="preserve">events, please </w:t>
      </w:r>
      <w:r w:rsidR="00C15489">
        <w:rPr>
          <w:rFonts w:eastAsia="Times New Roman" w:cstheme="minorHAnsi"/>
          <w:color w:val="000000"/>
          <w:sz w:val="32"/>
          <w:szCs w:val="32"/>
          <w:lang w:eastAsia="en-GB"/>
        </w:rPr>
        <w:t>contact us on DETAILS</w:t>
      </w:r>
      <w:r w:rsidRPr="00DB42FF">
        <w:rPr>
          <w:rFonts w:eastAsia="Times New Roman" w:cstheme="minorHAnsi"/>
          <w:color w:val="000000"/>
          <w:sz w:val="32"/>
          <w:szCs w:val="32"/>
          <w:lang w:eastAsia="en-GB"/>
        </w:rPr>
        <w:t>.</w:t>
      </w:r>
    </w:p>
    <w:p w:rsidR="00DB42FF" w:rsidRPr="00DB42FF" w:rsidRDefault="00DB42FF" w:rsidP="00DB42FF">
      <w:pPr>
        <w:shd w:val="clear" w:color="auto" w:fill="00B050"/>
        <w:jc w:val="both"/>
        <w:rPr>
          <w:rFonts w:cstheme="minorHAnsi"/>
          <w:sz w:val="32"/>
          <w:szCs w:val="32"/>
        </w:rPr>
      </w:pPr>
    </w:p>
    <w:p w:rsidR="00C41BFB" w:rsidRPr="00C41BFB" w:rsidRDefault="00C41BFB" w:rsidP="00C41BFB">
      <w:pPr>
        <w:shd w:val="clear" w:color="auto" w:fill="FFFFFF"/>
        <w:spacing w:after="0" w:line="630" w:lineRule="atLeast"/>
        <w:jc w:val="both"/>
        <w:outlineLvl w:val="0"/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</w:pPr>
      <w:r w:rsidRPr="00C41BFB">
        <w:rPr>
          <w:rFonts w:eastAsia="Times New Roman" w:cstheme="minorHAnsi"/>
          <w:color w:val="B7D431"/>
          <w:kern w:val="36"/>
          <w:sz w:val="32"/>
          <w:szCs w:val="32"/>
          <w:lang w:eastAsia="en-GB"/>
        </w:rPr>
        <w:t xml:space="preserve">ABOUT US </w:t>
      </w:r>
    </w:p>
    <w:p w:rsidR="00C41BFB" w:rsidRPr="00C41BFB" w:rsidRDefault="001B3E00" w:rsidP="00C41BFB">
      <w:pPr>
        <w:pStyle w:val="NoSpacing"/>
        <w:jc w:val="both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 xml:space="preserve">GREG </w:t>
      </w:r>
    </w:p>
    <w:p w:rsidR="00C41BFB" w:rsidRPr="00C41BFB" w:rsidRDefault="00C41BFB" w:rsidP="00C41BFB">
      <w:pPr>
        <w:pStyle w:val="NoSpacing"/>
        <w:jc w:val="both"/>
        <w:rPr>
          <w:rFonts w:cstheme="minorHAnsi"/>
          <w:sz w:val="32"/>
          <w:szCs w:val="32"/>
        </w:rPr>
      </w:pPr>
      <w:r w:rsidRPr="00C41BFB">
        <w:rPr>
          <w:rFonts w:cstheme="minorHAnsi"/>
          <w:sz w:val="32"/>
          <w:szCs w:val="32"/>
        </w:rPr>
        <w:t>Greg</w:t>
      </w:r>
      <w:r w:rsidR="001B3E00">
        <w:rPr>
          <w:rFonts w:cstheme="minorHAnsi"/>
          <w:sz w:val="32"/>
          <w:szCs w:val="32"/>
        </w:rPr>
        <w:t xml:space="preserve">’s remarkable life story is one of overcoming the odds.  </w:t>
      </w:r>
      <w:r w:rsidRPr="00C41BFB">
        <w:rPr>
          <w:rFonts w:cstheme="minorHAnsi"/>
          <w:sz w:val="32"/>
          <w:szCs w:val="32"/>
        </w:rPr>
        <w:t>Raised in a</w:t>
      </w:r>
      <w:r w:rsidR="001B3E00">
        <w:rPr>
          <w:rFonts w:cstheme="minorHAnsi"/>
          <w:sz w:val="32"/>
          <w:szCs w:val="32"/>
        </w:rPr>
        <w:t xml:space="preserve"> criminally brutal </w:t>
      </w:r>
      <w:r w:rsidRPr="00C41BFB">
        <w:rPr>
          <w:rFonts w:cstheme="minorHAnsi"/>
          <w:sz w:val="32"/>
          <w:szCs w:val="32"/>
        </w:rPr>
        <w:t xml:space="preserve">children’s home in Birmingham during the 1960’s and 1970’s, he survived years of </w:t>
      </w:r>
      <w:r w:rsidR="001B3E00">
        <w:rPr>
          <w:rFonts w:cstheme="minorHAnsi"/>
          <w:sz w:val="32"/>
          <w:szCs w:val="32"/>
        </w:rPr>
        <w:t>all kinds of abuse</w:t>
      </w:r>
      <w:r w:rsidRPr="00C41BFB">
        <w:rPr>
          <w:rFonts w:cstheme="minorHAnsi"/>
          <w:sz w:val="32"/>
          <w:szCs w:val="32"/>
        </w:rPr>
        <w:t xml:space="preserve">.  In addition to abuse, Greg also suffered from a facial tumour which caused an unsightly disfigurement as a boy and especially as an adolescent.  A </w:t>
      </w:r>
      <w:proofErr w:type="gramStart"/>
      <w:r w:rsidRPr="00C41BFB">
        <w:rPr>
          <w:rFonts w:cstheme="minorHAnsi"/>
          <w:sz w:val="32"/>
          <w:szCs w:val="32"/>
        </w:rPr>
        <w:t>particular cruelty</w:t>
      </w:r>
      <w:proofErr w:type="gramEnd"/>
      <w:r w:rsidRPr="00C41BFB">
        <w:rPr>
          <w:rFonts w:cstheme="minorHAnsi"/>
          <w:sz w:val="32"/>
          <w:szCs w:val="32"/>
        </w:rPr>
        <w:t xml:space="preserve"> he endured was years’ long teasing from his Carers to the effect that his disfigurement was the cause of him being placed in a children’s home, which only added to his sense of rejection.  </w:t>
      </w:r>
    </w:p>
    <w:p w:rsidR="00C41BFB" w:rsidRPr="00C41BFB" w:rsidRDefault="00C41BFB" w:rsidP="00C41BFB">
      <w:pPr>
        <w:pStyle w:val="NoSpacing"/>
        <w:jc w:val="both"/>
        <w:rPr>
          <w:rFonts w:cstheme="minorHAnsi"/>
          <w:sz w:val="32"/>
          <w:szCs w:val="32"/>
        </w:rPr>
      </w:pPr>
    </w:p>
    <w:p w:rsidR="000D2AE5" w:rsidRDefault="001B3E00" w:rsidP="00C41BFB">
      <w:pPr>
        <w:pStyle w:val="NoSpacing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Incredibly</w:t>
      </w:r>
      <w:r w:rsidR="00C41BFB" w:rsidRPr="00C41BFB">
        <w:rPr>
          <w:rFonts w:cstheme="minorHAnsi"/>
          <w:sz w:val="32"/>
          <w:szCs w:val="32"/>
        </w:rPr>
        <w:t xml:space="preserve">, Greg developed an instinctive self-awareness from an early age, which in turn helped him survive his trauma by practicing mindfulness and resilience techniques, decades before they became commonplace.  </w:t>
      </w:r>
      <w:r w:rsidR="00614483">
        <w:rPr>
          <w:rFonts w:cstheme="minorHAnsi"/>
          <w:sz w:val="32"/>
          <w:szCs w:val="32"/>
        </w:rPr>
        <w:t xml:space="preserve">His journey of forgiveness and of transforming despair into hope has </w:t>
      </w:r>
      <w:r w:rsidR="000D2AE5">
        <w:rPr>
          <w:rFonts w:cstheme="minorHAnsi"/>
          <w:sz w:val="32"/>
          <w:szCs w:val="32"/>
        </w:rPr>
        <w:t xml:space="preserve">been an </w:t>
      </w:r>
      <w:r w:rsidR="00614483">
        <w:rPr>
          <w:rFonts w:cstheme="minorHAnsi"/>
          <w:sz w:val="32"/>
          <w:szCs w:val="32"/>
        </w:rPr>
        <w:t>inspi</w:t>
      </w:r>
      <w:r w:rsidR="000D2AE5">
        <w:rPr>
          <w:rFonts w:cstheme="minorHAnsi"/>
          <w:sz w:val="32"/>
          <w:szCs w:val="32"/>
        </w:rPr>
        <w:t xml:space="preserve">ration to </w:t>
      </w:r>
      <w:r w:rsidR="00614483">
        <w:rPr>
          <w:rFonts w:cstheme="minorHAnsi"/>
          <w:sz w:val="32"/>
          <w:szCs w:val="32"/>
        </w:rPr>
        <w:t>others for decades</w:t>
      </w:r>
      <w:r w:rsidR="000D2AE5">
        <w:rPr>
          <w:rFonts w:cstheme="minorHAnsi"/>
          <w:sz w:val="32"/>
          <w:szCs w:val="32"/>
        </w:rPr>
        <w:t>.</w:t>
      </w:r>
    </w:p>
    <w:p w:rsidR="000D2AE5" w:rsidRDefault="000D2AE5" w:rsidP="00C41BFB">
      <w:pPr>
        <w:pStyle w:val="NoSpacing"/>
        <w:jc w:val="both"/>
        <w:rPr>
          <w:rFonts w:cstheme="minorHAnsi"/>
          <w:sz w:val="32"/>
          <w:szCs w:val="32"/>
        </w:rPr>
      </w:pPr>
    </w:p>
    <w:p w:rsidR="00C41BFB" w:rsidRPr="00C41BFB" w:rsidRDefault="00614483" w:rsidP="00C41BFB">
      <w:pPr>
        <w:pStyle w:val="NoSpacing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Having learnt so much, h</w:t>
      </w:r>
      <w:r w:rsidR="00C41BFB" w:rsidRPr="00C41BFB">
        <w:rPr>
          <w:rFonts w:cstheme="minorHAnsi"/>
          <w:sz w:val="32"/>
          <w:szCs w:val="32"/>
        </w:rPr>
        <w:t xml:space="preserve">e </w:t>
      </w:r>
      <w:r>
        <w:rPr>
          <w:rFonts w:cstheme="minorHAnsi"/>
          <w:sz w:val="32"/>
          <w:szCs w:val="32"/>
        </w:rPr>
        <w:t xml:space="preserve">now </w:t>
      </w:r>
      <w:r w:rsidR="00C41BFB" w:rsidRPr="00C41BFB">
        <w:rPr>
          <w:rFonts w:cstheme="minorHAnsi"/>
          <w:sz w:val="32"/>
          <w:szCs w:val="32"/>
        </w:rPr>
        <w:t xml:space="preserve">has a passion to inspire others to overcome </w:t>
      </w:r>
      <w:r>
        <w:rPr>
          <w:rFonts w:cstheme="minorHAnsi"/>
          <w:sz w:val="32"/>
          <w:szCs w:val="32"/>
        </w:rPr>
        <w:t xml:space="preserve">their </w:t>
      </w:r>
      <w:r w:rsidR="00C41BFB" w:rsidRPr="00C41BFB">
        <w:rPr>
          <w:rFonts w:cstheme="minorHAnsi"/>
          <w:sz w:val="32"/>
          <w:szCs w:val="32"/>
        </w:rPr>
        <w:t>obstacle</w:t>
      </w:r>
      <w:r>
        <w:rPr>
          <w:rFonts w:cstheme="minorHAnsi"/>
          <w:sz w:val="32"/>
          <w:szCs w:val="32"/>
        </w:rPr>
        <w:t xml:space="preserve">s </w:t>
      </w:r>
      <w:r w:rsidR="00C41BFB" w:rsidRPr="00C41BFB">
        <w:rPr>
          <w:rFonts w:cstheme="minorHAnsi"/>
          <w:sz w:val="32"/>
          <w:szCs w:val="32"/>
        </w:rPr>
        <w:t xml:space="preserve">and to succeed in life.  He does this through story-telling and through other interventions which are as powerful as they are humorous, leaving his audiences feeling engaged and empowered. </w:t>
      </w:r>
    </w:p>
    <w:p w:rsidR="00C41BFB" w:rsidRPr="00C41BFB" w:rsidRDefault="00C41BFB" w:rsidP="00C41BFB">
      <w:pPr>
        <w:pStyle w:val="NoSpacing"/>
        <w:jc w:val="both"/>
        <w:rPr>
          <w:rFonts w:cstheme="minorHAnsi"/>
          <w:sz w:val="32"/>
          <w:szCs w:val="32"/>
        </w:rPr>
      </w:pPr>
    </w:p>
    <w:p w:rsidR="001B3E00" w:rsidRDefault="00614483" w:rsidP="00C41BFB">
      <w:pPr>
        <w:pStyle w:val="NoSpacing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 </w:t>
      </w:r>
      <w:r w:rsidR="00C41BFB" w:rsidRPr="00C41BFB">
        <w:rPr>
          <w:rFonts w:cstheme="minorHAnsi"/>
          <w:sz w:val="32"/>
          <w:szCs w:val="32"/>
        </w:rPr>
        <w:t xml:space="preserve">went onto University and a successful career in Human Resources and </w:t>
      </w:r>
      <w:r w:rsidR="001B3E00">
        <w:rPr>
          <w:rFonts w:cstheme="minorHAnsi"/>
          <w:sz w:val="32"/>
          <w:szCs w:val="32"/>
        </w:rPr>
        <w:t xml:space="preserve">Employment </w:t>
      </w:r>
      <w:r w:rsidR="00C41BFB" w:rsidRPr="00C41BFB">
        <w:rPr>
          <w:rFonts w:cstheme="minorHAnsi"/>
          <w:sz w:val="32"/>
          <w:szCs w:val="32"/>
        </w:rPr>
        <w:t xml:space="preserve">Law.  His thirst for learning shows no sign of slowing down.  </w:t>
      </w:r>
      <w:r w:rsidR="001B3E00">
        <w:rPr>
          <w:rFonts w:cstheme="minorHAnsi"/>
          <w:sz w:val="32"/>
          <w:szCs w:val="32"/>
        </w:rPr>
        <w:t xml:space="preserve">He has several degrees and has </w:t>
      </w:r>
      <w:r w:rsidR="00C41BFB" w:rsidRPr="00C41BFB">
        <w:rPr>
          <w:rFonts w:cstheme="minorHAnsi"/>
          <w:sz w:val="32"/>
          <w:szCs w:val="32"/>
        </w:rPr>
        <w:t xml:space="preserve">completed his legal studies to become a </w:t>
      </w:r>
      <w:r w:rsidR="001B3E00">
        <w:rPr>
          <w:rFonts w:cstheme="minorHAnsi"/>
          <w:sz w:val="32"/>
          <w:szCs w:val="32"/>
        </w:rPr>
        <w:t xml:space="preserve">qualified </w:t>
      </w:r>
      <w:r w:rsidR="00C41BFB" w:rsidRPr="00C41BFB">
        <w:rPr>
          <w:rFonts w:cstheme="minorHAnsi"/>
          <w:sz w:val="32"/>
          <w:szCs w:val="32"/>
        </w:rPr>
        <w:t xml:space="preserve">solicitor.  A proud Dad of two grown-up children, he is also a business owner who devotes time to mentoring </w:t>
      </w:r>
      <w:r w:rsidR="001B3E00">
        <w:rPr>
          <w:rFonts w:cstheme="minorHAnsi"/>
          <w:sz w:val="32"/>
          <w:szCs w:val="32"/>
        </w:rPr>
        <w:t>others</w:t>
      </w:r>
      <w:r w:rsidR="00C41BFB" w:rsidRPr="00C41BFB">
        <w:rPr>
          <w:rFonts w:cstheme="minorHAnsi"/>
          <w:sz w:val="32"/>
          <w:szCs w:val="32"/>
        </w:rPr>
        <w:t xml:space="preserve">.  </w:t>
      </w:r>
      <w:r>
        <w:rPr>
          <w:rFonts w:cstheme="minorHAnsi"/>
          <w:sz w:val="32"/>
          <w:szCs w:val="32"/>
        </w:rPr>
        <w:t>His other passions are studying philosophy, theology and playing the piano.</w:t>
      </w:r>
      <w:r w:rsidR="000D2AE5">
        <w:rPr>
          <w:rFonts w:cstheme="minorHAnsi"/>
          <w:sz w:val="32"/>
          <w:szCs w:val="32"/>
        </w:rPr>
        <w:t xml:space="preserve"> He is regularly asked to write a book about his life, which is now in the planning stages. </w:t>
      </w:r>
    </w:p>
    <w:p w:rsidR="001B3E00" w:rsidRDefault="001B3E00" w:rsidP="00C41BFB">
      <w:pPr>
        <w:pStyle w:val="NoSpacing"/>
        <w:jc w:val="both"/>
        <w:rPr>
          <w:rFonts w:cstheme="minorHAnsi"/>
          <w:sz w:val="32"/>
          <w:szCs w:val="32"/>
        </w:rPr>
      </w:pPr>
    </w:p>
    <w:p w:rsidR="00614483" w:rsidRPr="00C41BFB" w:rsidRDefault="00614483" w:rsidP="00614483">
      <w:pPr>
        <w:pStyle w:val="NoSpacing"/>
        <w:jc w:val="both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 xml:space="preserve">JILL </w:t>
      </w:r>
    </w:p>
    <w:p w:rsidR="00614483" w:rsidRDefault="00614483" w:rsidP="00844318">
      <w:pPr>
        <w:jc w:val="both"/>
        <w:rPr>
          <w:rFonts w:cstheme="minorHAnsi"/>
          <w:sz w:val="32"/>
          <w:szCs w:val="32"/>
        </w:rPr>
      </w:pPr>
    </w:p>
    <w:p w:rsidR="00614483" w:rsidRDefault="00614483" w:rsidP="00614483">
      <w:pPr>
        <w:shd w:val="clear" w:color="auto" w:fill="00B050"/>
        <w:jc w:val="both"/>
        <w:rPr>
          <w:rFonts w:cstheme="minorHAnsi"/>
          <w:sz w:val="32"/>
          <w:szCs w:val="32"/>
        </w:rPr>
      </w:pPr>
    </w:p>
    <w:p w:rsidR="00162E5E" w:rsidRPr="00DB42FF" w:rsidRDefault="00162E5E" w:rsidP="00844318">
      <w:pPr>
        <w:jc w:val="both"/>
        <w:rPr>
          <w:rFonts w:cstheme="minorHAnsi"/>
          <w:sz w:val="32"/>
          <w:szCs w:val="32"/>
        </w:rPr>
      </w:pPr>
    </w:p>
    <w:sectPr w:rsidR="00162E5E" w:rsidRPr="00DB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46BEE"/>
    <w:multiLevelType w:val="hybridMultilevel"/>
    <w:tmpl w:val="CA6AC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330E2"/>
    <w:multiLevelType w:val="hybridMultilevel"/>
    <w:tmpl w:val="008EB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97227"/>
    <w:multiLevelType w:val="multilevel"/>
    <w:tmpl w:val="4A4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913DA"/>
    <w:multiLevelType w:val="multilevel"/>
    <w:tmpl w:val="773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E63A1"/>
    <w:multiLevelType w:val="multilevel"/>
    <w:tmpl w:val="B03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157EC"/>
    <w:multiLevelType w:val="multilevel"/>
    <w:tmpl w:val="881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reg Hartigan">
    <w15:presenceInfo w15:providerId="None" w15:userId="Greg Hartig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5E"/>
    <w:rsid w:val="000B2E1E"/>
    <w:rsid w:val="000D2AE5"/>
    <w:rsid w:val="000F08D3"/>
    <w:rsid w:val="000F15D1"/>
    <w:rsid w:val="00162E5E"/>
    <w:rsid w:val="001B3E00"/>
    <w:rsid w:val="003A35FE"/>
    <w:rsid w:val="00460C43"/>
    <w:rsid w:val="00470E96"/>
    <w:rsid w:val="00565AC6"/>
    <w:rsid w:val="00614483"/>
    <w:rsid w:val="006572CD"/>
    <w:rsid w:val="00685FA6"/>
    <w:rsid w:val="006E1C24"/>
    <w:rsid w:val="007461BF"/>
    <w:rsid w:val="00774F18"/>
    <w:rsid w:val="00777362"/>
    <w:rsid w:val="00844318"/>
    <w:rsid w:val="00847527"/>
    <w:rsid w:val="008500AF"/>
    <w:rsid w:val="008566EC"/>
    <w:rsid w:val="0087680A"/>
    <w:rsid w:val="008F7AB7"/>
    <w:rsid w:val="00950445"/>
    <w:rsid w:val="009673A6"/>
    <w:rsid w:val="00A86541"/>
    <w:rsid w:val="00B90292"/>
    <w:rsid w:val="00BF67B9"/>
    <w:rsid w:val="00C15489"/>
    <w:rsid w:val="00C41BFB"/>
    <w:rsid w:val="00C72D76"/>
    <w:rsid w:val="00CA2D3C"/>
    <w:rsid w:val="00CB3ABA"/>
    <w:rsid w:val="00CD7E6E"/>
    <w:rsid w:val="00DB42FF"/>
    <w:rsid w:val="00E212DC"/>
    <w:rsid w:val="00E774F8"/>
    <w:rsid w:val="00E959F3"/>
    <w:rsid w:val="00EF0DA3"/>
    <w:rsid w:val="00F5710F"/>
    <w:rsid w:val="00F8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C04D"/>
  <w15:chartTrackingRefBased/>
  <w15:docId w15:val="{32022767-2DAF-4BC1-A25B-D3914117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5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62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62E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2E5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154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 Assets the Childrens Services Provider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Hartigan</dc:creator>
  <cp:keywords/>
  <dc:description/>
  <cp:lastModifiedBy>Greg Hartigan</cp:lastModifiedBy>
  <cp:revision>3</cp:revision>
  <dcterms:created xsi:type="dcterms:W3CDTF">2019-09-10T12:48:00Z</dcterms:created>
  <dcterms:modified xsi:type="dcterms:W3CDTF">2019-09-10T12:49:00Z</dcterms:modified>
</cp:coreProperties>
</file>